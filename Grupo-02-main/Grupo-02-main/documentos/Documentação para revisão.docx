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Contexto da indústria do parceiro: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right="2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INTELI (Instituto de Tecnologia e Liderança), empresa fundada em 2020 é uma instituição de ensino superior sem fins lucrativos que utiliza um método de ensino baseado em projetos. A instituição foi fundada depois de uma doação de 200 milhões da família André Esteves junto ao BTG Pactual com o objetivo de formar jovens extremamente qualificados e resolver a questão da falta de mão de obra especializada em tecnologia no Brasil. Como concorrentes não podemos citar nenhuma faculdade de tecnologia que aplique o modelo PBL (Project Based Learning), entretanto podemos citar a Link School Of Business, que utiliza o modelo PBL mas é uma faculdade focada em empreendedorismo. Como faculdades de tecnologia que não utilizam PBL podemos citar o INSPER, Ensino </w:t>
      </w:r>
      <w:r w:rsidDel="00000000" w:rsidR="00000000" w:rsidRPr="00000000">
        <w:rPr>
          <w:sz w:val="26"/>
          <w:szCs w:val="26"/>
          <w:rtl w:val="0"/>
        </w:rPr>
        <w:t xml:space="preserve">Einsten</w:t>
      </w:r>
      <w:r w:rsidDel="00000000" w:rsidR="00000000" w:rsidRPr="00000000">
        <w:rPr>
          <w:sz w:val="26"/>
          <w:szCs w:val="26"/>
          <w:rtl w:val="0"/>
        </w:rPr>
        <w:t xml:space="preserve">, IME USP.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right="22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1.1 Cinco forças de porter: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right="2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022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Análise SWOT do parceiro: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ind w:right="22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19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3. Descrição da solução a ser desenvolvida:</w:t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Problema a ser Resolvido</w:t>
      </w:r>
    </w:p>
    <w:p w:rsidR="00000000" w:rsidDel="00000000" w:rsidP="00000000" w:rsidRDefault="00000000" w:rsidRPr="00000000" w14:paraId="00000019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2"/>
        </w:numPr>
        <w:spacing w:line="276" w:lineRule="auto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Desde do início da operação, o escritório de projetos do INTELI utiliza de ferramentas artesanais para fazer o controle avançado de relacionamento com parceiros de mercado e também a seleção de iniciativas para a inserção no ano letivo. Um dos principais mecanismos utilizados é o Excel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 email</w:t>
      </w:r>
      <w:r w:rsidDel="00000000" w:rsidR="00000000" w:rsidRPr="00000000">
        <w:rPr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, que, após a expansão crescente da faculdade, não está sendo mais eficiente. A organização agora conta com mais de 100 parceiros e a alocação de cada um, por meio da planilha, fica inviável. </w:t>
      </w:r>
    </w:p>
    <w:p w:rsidR="00000000" w:rsidDel="00000000" w:rsidP="00000000" w:rsidRDefault="00000000" w:rsidRPr="00000000" w14:paraId="0000001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Arquitetura de Nuvem Escolhida</w:t>
      </w:r>
    </w:p>
    <w:p w:rsidR="00000000" w:rsidDel="00000000" w:rsidP="00000000" w:rsidRDefault="00000000" w:rsidRPr="00000000" w14:paraId="0000001E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5"/>
        </w:numPr>
        <w:spacing w:line="276" w:lineRule="auto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essa aplicação, utilizaremos a seguinte arquitetura AWS: </w:t>
      </w:r>
    </w:p>
    <w:p w:rsidR="00000000" w:rsidDel="00000000" w:rsidP="00000000" w:rsidRDefault="00000000" w:rsidRPr="00000000" w14:paraId="00000021">
      <w:pPr>
        <w:spacing w:line="276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right"/>
        <w:rPr>
          <w:sz w:val="26"/>
          <w:szCs w:val="26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864275" cy="25193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4275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Justificativa</w:t>
      </w:r>
    </w:p>
    <w:p w:rsidR="00000000" w:rsidDel="00000000" w:rsidP="00000000" w:rsidRDefault="00000000" w:rsidRPr="00000000" w14:paraId="00000025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76" w:lineRule="auto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 arquitetura acima deve ser utilizada, pois garante que os pontos críticos da aplicação sejam cumpridos. São eles: segurança e performance. </w:t>
      </w:r>
    </w:p>
    <w:p w:rsidR="00000000" w:rsidDel="00000000" w:rsidP="00000000" w:rsidRDefault="00000000" w:rsidRPr="00000000" w14:paraId="0000002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1 - Segurança: com o uso da VPC (Virtual Private Cloud), a aplicação estará em uma nuvem privada que impedirá o acesso a dados sensíveis da aplicação, como: contatos e identificadores dos parceiros de mercado.</w:t>
      </w:r>
    </w:p>
    <w:p w:rsidR="00000000" w:rsidDel="00000000" w:rsidP="00000000" w:rsidRDefault="00000000" w:rsidRPr="00000000" w14:paraId="0000002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2 - Performance: A criação de duas instâncias EC2 (Elastic Compute Cloud), as quais podem ser auto escaladas conforme demanda, intensifica a performance da aplicação caso haja o uso intenso de persistência de dados.</w:t>
      </w:r>
    </w:p>
    <w:p w:rsidR="00000000" w:rsidDel="00000000" w:rsidP="00000000" w:rsidRDefault="00000000" w:rsidRPr="00000000" w14:paraId="0000002B">
      <w:pPr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3"/>
        </w:numPr>
        <w:spacing w:line="276" w:lineRule="auto"/>
        <w:ind w:left="144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Como a Arquitetura Deve Ser Utilizada</w:t>
      </w:r>
    </w:p>
    <w:p w:rsidR="00000000" w:rsidDel="00000000" w:rsidP="00000000" w:rsidRDefault="00000000" w:rsidRPr="00000000" w14:paraId="0000002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8"/>
        </w:numPr>
        <w:spacing w:line="276" w:lineRule="auto"/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Para garantir o máximo proveito da arquitetura falada, os seguintes passos devem ser seguidos: </w:t>
      </w:r>
    </w:p>
    <w:p w:rsidR="00000000" w:rsidDel="00000000" w:rsidP="00000000" w:rsidRDefault="00000000" w:rsidRPr="00000000" w14:paraId="0000002F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1. Criar uma Virtual Private Cloud (VPC) na AWS para isolar e gerenciar a infraestrutura da aplicação.</w:t>
      </w:r>
    </w:p>
    <w:p w:rsidR="00000000" w:rsidDel="00000000" w:rsidP="00000000" w:rsidRDefault="00000000" w:rsidRPr="00000000" w14:paraId="0000003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2. Configurar o Load Balancer para distribuir o tráfego de entrada entre as duas instâncias EC2, garantindo alta disponibilidade.</w:t>
      </w:r>
    </w:p>
    <w:p w:rsidR="00000000" w:rsidDel="00000000" w:rsidP="00000000" w:rsidRDefault="00000000" w:rsidRPr="00000000" w14:paraId="0000003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3. Criar duas instâncias EC2, conectadas à VPC, para hospedar a aplicação. </w:t>
      </w:r>
    </w:p>
    <w:p w:rsidR="00000000" w:rsidDel="00000000" w:rsidP="00000000" w:rsidRDefault="00000000" w:rsidRPr="00000000" w14:paraId="0000003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4. Conectar cada instância EC2 a um bucket no S3 para armazenar dados estáticos, como imagens e outros arquivos.</w:t>
      </w:r>
    </w:p>
    <w:p w:rsidR="00000000" w:rsidDel="00000000" w:rsidP="00000000" w:rsidRDefault="00000000" w:rsidRPr="00000000" w14:paraId="0000003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1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5. Conectar cada instância EC2 a um volume EBS para armazenar dados dinâmicos e bancos de dados necessários para o funcionamento da aplicação.</w:t>
      </w:r>
    </w:p>
    <w:p w:rsidR="00000000" w:rsidDel="00000000" w:rsidP="00000000" w:rsidRDefault="00000000" w:rsidRPr="00000000" w14:paraId="0000003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6. Implementar medidas de segurança, como grupos de segurança e controle de acesso, para proteger a VPC e os recursos.</w:t>
      </w:r>
    </w:p>
    <w:p w:rsidR="00000000" w:rsidDel="00000000" w:rsidP="00000000" w:rsidRDefault="00000000" w:rsidRPr="00000000" w14:paraId="0000003B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line="276" w:lineRule="auto"/>
        <w:ind w:left="216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Quais os benefícios trazidos pela arquitetura de nuvem proposta</w:t>
      </w:r>
    </w:p>
    <w:p w:rsidR="00000000" w:rsidDel="00000000" w:rsidP="00000000" w:rsidRDefault="00000000" w:rsidRPr="00000000" w14:paraId="00000041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spacing w:line="276" w:lineRule="auto"/>
        <w:ind w:left="288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 utilização dessa modelagem garante que os requisitos do projeto sejam cumpridos, como: disponibilidade, performance, e segurança. Assim, podemos definir cada benefício desse alinhado com os componentes da arquitetura dessa seguinte forma:</w:t>
      </w:r>
    </w:p>
    <w:p w:rsidR="00000000" w:rsidDel="00000000" w:rsidP="00000000" w:rsidRDefault="00000000" w:rsidRPr="00000000" w14:paraId="00000043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4"/>
        </w:numPr>
        <w:spacing w:line="276" w:lineRule="auto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1. Alta Disponibilidade: Com o Load Balancer distribuindo o tráfego entre as instâncias EC2 e a redundância proporcionada pelo uso de múltiplas zonas de disponibilidade, a arquitetura garante alta disponibilidade do aplicativo. Caso uma instância apresente falha, o Load Balancer redirecionará as solicitações para instâncias saudáveis.</w:t>
      </w:r>
    </w:p>
    <w:p w:rsidR="00000000" w:rsidDel="00000000" w:rsidP="00000000" w:rsidRDefault="00000000" w:rsidRPr="00000000" w14:paraId="00000045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0"/>
        </w:numPr>
        <w:spacing w:line="276" w:lineRule="auto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2. Performance: A utilização de instâncias EC2 conectadas a um EBS e S3 permite armazenar e acessar dados de forma eficiente, resultando em uma melhora significativa no desempenho do aplicativo.</w:t>
      </w:r>
    </w:p>
    <w:p w:rsidR="00000000" w:rsidDel="00000000" w:rsidP="00000000" w:rsidRDefault="00000000" w:rsidRPr="00000000" w14:paraId="00000047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276" w:lineRule="auto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3. Segurança: A configuração adequada de grupos de segurança e controle de acesso aos recursos da VPC garantem a segurança do ambiente. Além disso, a AWS oferece recursos de criptografia de dados em trânsito e em repouso para proteger os dados sensíveis.</w:t>
      </w:r>
    </w:p>
    <w:p w:rsidR="00000000" w:rsidDel="00000000" w:rsidP="00000000" w:rsidRDefault="00000000" w:rsidRPr="00000000" w14:paraId="00000049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7"/>
        </w:numPr>
        <w:spacing w:line="276" w:lineRule="auto"/>
        <w:ind w:left="360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4. Flexibilidade: A arquitetura baseada na nuvem permite ajustar a infraestrutura conforme necessário, adicionando ou removendo instâncias EC2 e aumentando ou diminuindo o tamanho do EBS conforme a demanda do aplicativo.</w:t>
      </w:r>
    </w:p>
    <w:p w:rsidR="00000000" w:rsidDel="00000000" w:rsidP="00000000" w:rsidRDefault="00000000" w:rsidRPr="00000000" w14:paraId="0000004B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4. Value Proposition Canvas do produto: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link do miro: </w:t>
      </w:r>
      <w:hyperlink r:id="rId9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https://miro.com/welcomeonboard/RU5rVDZucGlLajNwUUhtdkVneVhJVFNZYlc1cnMybkxSREFQbzlIQkZqRHZSbXpvOUl2V2ZnMmtuVFVMRm9Ba3wzNDU4NzY0NTMxMjY2NTg1MTA1fDI=?share_link_id=906822804903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5. Matriz de riscos:</w:t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Para garantir o sucesso de um projeto, é importante identificar e mitigar todos os riscos envolvidos no processo. No caso do projeto em questão, foram identificados alguns riscos. Abaixo, apresentamos maneiras de mitigar riscos mapeados</w:t>
      </w:r>
      <w:ins w:author="Emely Tavares" w:id="0" w:date="2023-08-09T16:09:54Z">
        <w:r w:rsidDel="00000000" w:rsidR="00000000" w:rsidRPr="00000000">
          <w:rPr>
            <w:color w:val="1f2328"/>
            <w:sz w:val="24"/>
            <w:szCs w:val="24"/>
            <w:rtl w:val="0"/>
          </w:rPr>
          <w:t xml:space="preserve">: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Risco 1: Obter com o parceiro(Escritório de Projetos) uma lista detalhada de requisitos de relatórios, especificando os dados necessários que deverão estar presentes em cada documento gerado.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Risco 2: Escalar adequadamente os recursos de infraestrutura para lidar com picos de demanda e monitorar constantemente o desempenho da plataforma e realizar ajustes conforme necessário.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Risco 3: Estabelecer critérios claros e objetivos para cada componente do ranqueamento e criar um processo de revisão para validar e ajustar os critérios de ranqueamento. Além disso, buscar obter com o parceiro(Escritório de Projetos) uma orientação detalhada sobre como atribuir valores e ponderações aos critérios de ranqueamento de potenciais empresas parceiras.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Risco 4: Fornecer um guia claro e abrangente para o preenchimento do cadastro de metaprojetos, com exemplos e explicações. Realizar validações e verificações para garantir que as perguntas sejam claras e relevantes.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Risco 5: Definir critérios claros e mensuráveis para avaliar o status de completude do projeto e implementar um sistema automatizado para coletar e calcular as informações necessárias para determinar o status.</w:t>
      </w:r>
    </w:p>
    <w:p w:rsidR="00000000" w:rsidDel="00000000" w:rsidP="00000000" w:rsidRDefault="00000000" w:rsidRPr="00000000" w14:paraId="00000060">
      <w:pPr>
        <w:shd w:fill="ffffff" w:val="clear"/>
        <w:spacing w:after="240" w:before="6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 Casos de Uso e Implantação UML:</w:t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6.1 Casos de Usos com Atores: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37864" cy="279702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864" cy="2797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6.2  Casos de Uso Independentes:</w:t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24363" cy="441701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441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6.3 Diagrama de Implantação UML:</w:t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81588" cy="4267356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4267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7. Design System</w:t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color w:val="1f2328"/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Um Design System pode ser definido como um repositório vivo, que contém uma coleção de componentes reutilizáveis e padronizados para um produto específico. Tem o objetivo de unificar a linguagem do produto, diminuir o retrabalho dos desenvolvedores e designers, até melhorar a padronização dos produtos, além de aprimorar a experiência de interação do usuário.</w:t>
      </w:r>
    </w:p>
    <w:p w:rsidR="00000000" w:rsidDel="00000000" w:rsidP="00000000" w:rsidRDefault="00000000" w:rsidRPr="00000000" w14:paraId="0000008E">
      <w:pPr>
        <w:jc w:val="both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ab/>
        <w:t xml:space="preserve">Nesse projeto vamos desenvolver um estudo inicial de implementação de design system, com 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diretrizes claras e padronizadas, respeitando a marca do nosso parceiro e garantindo uma utilização flexível em diversos contextos. Baseado nisso segue nossa abordagem:</w:t>
      </w:r>
    </w:p>
    <w:p w:rsidR="00000000" w:rsidDel="00000000" w:rsidP="00000000" w:rsidRDefault="00000000" w:rsidRPr="00000000" w14:paraId="0000008F">
      <w:pPr>
        <w:jc w:val="both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Clareza e Padronização das Telas e Informações: </w:t>
      </w:r>
    </w:p>
    <w:p w:rsidR="00000000" w:rsidDel="00000000" w:rsidP="00000000" w:rsidRDefault="00000000" w:rsidRPr="00000000" w14:paraId="00000091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Cada tela foi projetada com um objetivo específico em mente. De forma que quando um usuário atinge aquela página ele saiba o que pode ser feito nela, como por exemplo no wireframe XXXX da imagem abaixo. Ele vai saber que essa página é para fazer alocação dos parceiros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Utilizaremos componentes consistentes com o dia-a-dia dos usuários para garantir o alinhamento dos elementos visuais em todas as páginas. Isto com o objetivo de melhorar facilitar a usabilidade da e eficiência da interação do usuário..</w:t>
      </w:r>
    </w:p>
    <w:p w:rsidR="00000000" w:rsidDel="00000000" w:rsidP="00000000" w:rsidRDefault="00000000" w:rsidRPr="00000000" w14:paraId="0000009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Mobilização e Incentivo à Colaboração através de Elementos Visuais: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Os botões de ação são destacados com cores vibrantes, guiando o usuário através de funções essenciais, como enviar propostas, recusar/aceitar projetos ou revisar o status do projeto.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Utilizamos ícones intuitivos ao lado das principais funções para facilitar o reconhecimento e acelerar a navegação.</w:t>
      </w:r>
    </w:p>
    <w:p w:rsidR="00000000" w:rsidDel="00000000" w:rsidP="00000000" w:rsidRDefault="00000000" w:rsidRPr="00000000" w14:paraId="0000009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Flexibilidade e adaptabilidade: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Com a necessidade de atender diferentes dispositivos de celulares, tablets e computadores, vamos criar páginas com layouts que se ajustam automaticamente a diferentes tamanhos de tela.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Elementos como menus suspensos e listas expansíveis foram implementados para otimizar o espaço na tela e adaptar-se a diferentes volumes de conteúdo.</w:t>
      </w:r>
    </w:p>
    <w:p w:rsidR="00000000" w:rsidDel="00000000" w:rsidP="00000000" w:rsidRDefault="00000000" w:rsidRPr="00000000" w14:paraId="0000009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ind w:left="0" w:firstLine="0"/>
        <w:rPr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Consistência com a marca do Parceiro: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30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Em cada elemento visual buscamos refletir a identidade da marca do nosso parceiro.</w:t>
      </w:r>
    </w:p>
    <w:p w:rsidR="00000000" w:rsidDel="00000000" w:rsidP="00000000" w:rsidRDefault="00000000" w:rsidRPr="00000000" w14:paraId="0000009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0" w:beforeAutospacing="0" w:lineRule="auto"/>
        <w:ind w:left="1440" w:hanging="360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As cores escolhidas não só estão alinhadas com a marca do parceiro, mas também garantem legibilidade e acessibilidade.</w:t>
      </w:r>
    </w:p>
    <w:p w:rsidR="00000000" w:rsidDel="00000000" w:rsidP="00000000" w:rsidRDefault="00000000" w:rsidRPr="00000000" w14:paraId="0000009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Rule="auto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  <w:color w:val="161220"/>
          <w:sz w:val="27"/>
          <w:szCs w:val="27"/>
          <w:highlight w:val="white"/>
        </w:rPr>
      </w:pPr>
      <w:r w:rsidDel="00000000" w:rsidR="00000000" w:rsidRPr="00000000">
        <w:rPr>
          <w:b w:val="1"/>
          <w:color w:val="161220"/>
          <w:sz w:val="27"/>
          <w:szCs w:val="27"/>
          <w:highlight w:val="white"/>
          <w:rtl w:val="0"/>
        </w:rPr>
        <w:t xml:space="preserve">Jornada do usuário(Analista)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-1543049</wp:posOffset>
            </wp:positionH>
            <wp:positionV relativeFrom="paragraph">
              <wp:posOffset>250536</wp:posOffset>
            </wp:positionV>
            <wp:extent cx="8977313" cy="5049738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7313" cy="5049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jc w:val="both"/>
        <w:rPr>
          <w:b w:val="1"/>
          <w:color w:val="16122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jp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iro.com/welcomeonboard/RU5rVDZucGlLajNwUUhtdkVneVhJVFNZYlc1cnMybkxSREFQbzlIQkZqRHZSbXpvOUl2V2ZnMmtuVFVMRm9Ba3wzNDU4NzY0NTMxMjY2NTg1MTA1fDI=?share_link_id=906822804903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